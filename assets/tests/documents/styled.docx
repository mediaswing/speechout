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Quarterly report</w:t>
      </w:r>
    </w:p>
    <w:p>
      <w:pPr>
        <w:pStyle w:val="Heading1"/>
      </w:pPr>
      <w:r>
        <w:t>Summary</w:t>
      </w:r>
    </w:p>
    <w:p>
      <w:r>
        <w:t xml:space="preserve">Sales in </w:t>
      </w:r>
      <w:r>
        <w:rPr>
          <w:rStyle w:val="Strong"/>
        </w:rPr>
        <w:t>Leicester</w:t>
      </w:r>
      <w:r>
        <w:t xml:space="preserve"> rose by </w:t>
      </w:r>
      <w:r>
        <w:rPr>
          <w:i/>
          <w:color w:val="C00000"/>
        </w:rPr>
        <w:t>12%</w:t>
      </w:r>
      <w:r>
        <w:t>.</w:t>
      </w:r>
    </w:p>
    <w:p>
      <w:pPr>
        <w:pStyle w:val="ListParagraph"/>
        <w:numPr>
          <w:ilvl w:val="0"/>
          <w:numId w:val="1"/>
        </w:numPr>
      </w:pPr>
      <w:r>
        <w:t>First point</w:t>
      </w:r>
    </w:p>
    <w:p>
      <w:pPr>
        <w:pStyle w:val="ListParagraph"/>
        <w:numPr>
          <w:ilvl w:val="1"/>
          <w:numId w:val="1"/>
        </w:numPr>
      </w:pPr>
      <w:r>
        <w:t>Nested point</w:t>
      </w:r>
    </w:p>
    <w:p>
      <w:pPr>
        <w:pStyle w:val="Heading2"/>
      </w:pPr>
      <w:r>
        <w:t>Details</w:t>
      </w:r>
    </w:p>
    <w:tbl>
      <w:tr>
        <w:tc>
          <w:p>
            <w:r>
              <w:t>Region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1,250</w:t>
            </w:r>
          </w:p>
        </w:tc>
      </w:tr>
    </w:tbl>
    <w:p>
      <w:r>
        <w:rPr>
          <w:strike/>
        </w:rPr>
        <w:t>Old figure</w:t>
      </w:r>
      <w:r>
        <w:t xml:space="preserve"> replaced; see </w:t>
      </w:r>
      <w:hyperlink r:id="rId9">
        <w:r>
          <w:rPr>
            <w:rStyle w:val="Hyperlink"/>
          </w:rPr>
          <w:t>the website</w:t>
        </w:r>
      </w:hyperlink>
      <w:r>
        <w:t>.</w:t>
      </w:r>
    </w:p>
    <w:p>
      <w:r>
        <w:t>Comment kept out</w:t>
      </w:r>
      <w:commentRangeStart w:id="0"/>
      <w:r>
        <w:t xml:space="preserve"> and </w:t>
      </w:r>
      <w:del w:id="1">
        <w:r>
          <w:delText>deleted text</w:delText>
        </w:r>
      </w:del>
      <w:r>
        <w:t>tracked changes.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56"/>
    </w:rPr>
  </w:style>
  <w:style w:type="paragraph" w:styleId="Heading1">
    <w:name w:val="heading 1"/>
    <w:basedOn w:val="Normal"/>
    <w:pPr>
      <w:outlineLvl w:val="0"/>
    </w:pPr>
    <w:rPr>
      <w:b/>
      <w:color w:val="2F5496"/>
    </w:rPr>
  </w:style>
  <w:style w:type="paragraph" w:styleId="Heading2">
    <w:name w:val="heading 2"/>
    <w:basedOn w:val="Heading1"/>
    <w:pPr>
      <w:outlineLvl w:val="1"/>
    </w:pPr>
  </w:style>
  <w:style w:type="paragraph" w:styleId="ListParagraph">
    <w:name w:val="List Paragraph"/>
    <w:basedOn w:val="Normal"/>
  </w:style>
  <w:style w:type="character" w:styleId="Strong">
    <w:name w:val="Strong"/>
    <w:rPr>
      <w:b/>
    </w:rPr>
  </w:style>
  <w:style w:type="character" w:styleId="Hyperlink">
    <w:name w:val="Hyperlink"/>
    <w:rPr>
      <w:color w:val="0563C1"/>
      <w:u w:val="single"/>
    </w:rPr>
  </w:style>
</w:styles>
</file>